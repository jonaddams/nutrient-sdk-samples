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Services Agreement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  <w:tab/>
        <w:t xml:space="preserve">This is a Services Agreement between Ahmed </w:t>
      </w:r>
      <w:ins w:author="Ahmed Refai" w:id="0" w:date="2025-10-21T22:18:42Z">
        <w:r w:rsidDel="00000000" w:rsidR="00000000" w:rsidRPr="00000000">
          <w:rPr>
            <w:rtl w:val="0"/>
          </w:rPr>
          <w:t xml:space="preserve">Medhat</w:t>
        </w:r>
      </w:ins>
      <w:del w:author="Ahmed Refai" w:id="0" w:date="2025-10-21T22:18:42Z">
        <w:r w:rsidDel="00000000" w:rsidR="00000000" w:rsidRPr="00000000">
          <w:rPr>
            <w:rtl w:val="0"/>
          </w:rPr>
          <w:delText xml:space="preserve">Refai</w:delText>
        </w:r>
      </w:del>
      <w:r w:rsidDel="00000000" w:rsidR="00000000" w:rsidRPr="00000000">
        <w:rPr>
          <w:rtl w:val="0"/>
        </w:rPr>
        <w:t xml:space="preserve"> (the “Employee”) and ContractSafe LLC (the “Company”). The Employee agrees to render Software Engineering services (the “Service”) to The Company</w:t>
      </w:r>
      <w:ins w:author="Ahmed Refai" w:id="1" w:date="2025-10-21T22:18:28Z">
        <w:r w:rsidDel="00000000" w:rsidR="00000000" w:rsidRPr="00000000">
          <w:rPr>
            <w:rtl w:val="0"/>
          </w:rPr>
          <w:t xml:space="preserve">,</w:t>
        </w:r>
      </w:ins>
      <w:r w:rsidDel="00000000" w:rsidR="00000000" w:rsidRPr="00000000">
        <w:rPr>
          <w:rtl w:val="0"/>
        </w:rPr>
        <w:t xml:space="preserve"> effective 01/01/2024 until 01/01/2025 (the “Term”).</w:t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  <w:t xml:space="preserve">After the Initial </w:t>
      </w:r>
      <w:commentRangeStart w:id="0"/>
      <w:r w:rsidDel="00000000" w:rsidR="00000000" w:rsidRPr="00000000">
        <w:rPr>
          <w:rtl w:val="0"/>
        </w:rPr>
        <w:t xml:space="preserve">Term, this agreement shall automatically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 renew for successive periods of 3 months (each, a “Renewal Term” and collectively with the Initial Term, the “Term”) until either party provides the other party forty-five 45 days’ prior, written notice of its desire for the Service not to renew. </w:t>
      </w:r>
      <w:ins w:author="Ahmed Refai" w:id="2" w:date="2025-10-21T22:18:49Z">
        <w:r w:rsidDel="00000000" w:rsidR="00000000" w:rsidRPr="00000000">
          <w:rPr>
            <w:rtl w:val="0"/>
          </w:rPr>
          <w:t xml:space="preserve">Adding another sentence here.</w:t>
        </w:r>
      </w:ins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hmed Refai" w:id="0" w:date="2025-11-26T16:37:37Z"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a comment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