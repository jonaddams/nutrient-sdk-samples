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rtl w:val="0"/>
        </w:rPr>
      </w:r>
    </w:p>
    <w:p w:rsidR="00000000" w:rsidDel="00000000" w:rsidP="00000000" w:rsidRDefault="00000000" w:rsidRPr="00000000" w14:paraId="00000002">
      <w:pPr>
        <w:jc w:val="center"/>
        <w:rPr>
          <w:rFonts w:ascii="Arial Black" w:cs="Arial Black" w:eastAsia="Arial Black" w:hAnsi="Arial Black"/>
          <w:sz w:val="36"/>
          <w:szCs w:val="36"/>
        </w:rPr>
      </w:pPr>
      <w:r w:rsidDel="00000000" w:rsidR="00000000" w:rsidRPr="00000000">
        <w:rPr>
          <w:rFonts w:ascii="Arial Black" w:cs="Arial Black" w:eastAsia="Arial Black" w:hAnsi="Arial Black"/>
          <w:sz w:val="44"/>
          <w:szCs w:val="44"/>
          <w:rtl w:val="0"/>
        </w:rPr>
        <w:t xml:space="preserve">Test Page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6985</wp:posOffset>
            </wp:positionV>
            <wp:extent cx="1524000" cy="1362075"/>
            <wp:effectExtent b="0" l="0" r="0" t="0"/>
            <wp:wrapSquare wrapText="bothSides" distB="0" distT="0" distL="114300" distR="114300"/>
            <wp:docPr id="9" name="image3.png"/>
            <a:graphic>
              <a:graphicData uri="http://schemas.openxmlformats.org/drawingml/2006/picture">
                <pic:pic>
                  <pic:nvPicPr>
                    <pic:cNvPr id="0" name="image3.png"/>
                    <pic:cNvPicPr preferRelativeResize="0"/>
                  </pic:nvPicPr>
                  <pic:blipFill>
                    <a:blip r:embed="rId7"/>
                    <a:srcRect b="0" l="16734" r="15935" t="0"/>
                    <a:stretch>
                      <a:fillRect/>
                    </a:stretch>
                  </pic:blipFill>
                  <pic:spPr>
                    <a:xfrm>
                      <a:off x="0" y="0"/>
                      <a:ext cx="1524000" cy="1362075"/>
                    </a:xfrm>
                    <a:prstGeom prst="rect"/>
                    <a:ln/>
                  </pic:spPr>
                </pic:pic>
              </a:graphicData>
            </a:graphic>
          </wp:anchor>
        </w:drawing>
      </w:r>
    </w:p>
    <w:p w:rsidR="00000000" w:rsidDel="00000000" w:rsidP="00000000" w:rsidRDefault="00000000" w:rsidRPr="00000000" w14:paraId="00000003">
      <w:pPr>
        <w:jc w:val="center"/>
        <w:rPr>
          <w:sz w:val="36"/>
          <w:szCs w:val="36"/>
        </w:rPr>
      </w:pPr>
      <w:r w:rsidDel="00000000" w:rsidR="00000000" w:rsidRPr="00000000">
        <w:rPr>
          <w:sz w:val="36"/>
          <w:szCs w:val="36"/>
          <w:rtl w:val="0"/>
        </w:rPr>
        <w:t xml:space="preserve">This is a Word Document File (DOCX)</w:t>
      </w:r>
    </w:p>
    <w:p w:rsidR="00000000" w:rsidDel="00000000" w:rsidP="00000000" w:rsidRDefault="00000000" w:rsidRPr="00000000" w14:paraId="00000004">
      <w:pPr>
        <w:jc w:val="center"/>
        <w:rPr>
          <w:sz w:val="36"/>
          <w:szCs w:val="36"/>
        </w:rPr>
      </w:pPr>
      <w:r w:rsidDel="00000000" w:rsidR="00000000" w:rsidRPr="00000000">
        <w:rPr>
          <w:sz w:val="36"/>
          <w:szCs w:val="36"/>
          <w:rtl w:val="0"/>
        </w:rPr>
        <w:t xml:space="preserve">Commonly associated with Microsoft Office </w:t>
      </w:r>
      <w:sdt>
        <w:sdtPr>
          <w:id w:val="-354942999"/>
          <w:tag w:val="goog_rdk_0"/>
        </w:sdtPr>
        <w:sdtContent>
          <w:ins w:author="Jon Addams" w:id="0" w:date="2026-01-08T20:22:06Z">
            <w:r w:rsidDel="00000000" w:rsidR="00000000" w:rsidRPr="00000000">
              <w:rPr>
                <w:sz w:val="36"/>
                <w:szCs w:val="36"/>
                <w:rtl w:val="0"/>
              </w:rPr>
              <w:t xml:space="preserve">2025</w:t>
            </w:r>
          </w:ins>
        </w:sdtContent>
      </w:sdt>
      <w:sdt>
        <w:sdtPr>
          <w:id w:val="589236659"/>
          <w:tag w:val="goog_rdk_1"/>
        </w:sdtPr>
        <w:sdtContent>
          <w:del w:author="Jon Addams" w:id="0" w:date="2026-01-08T20:22:06Z">
            <w:r w:rsidDel="00000000" w:rsidR="00000000" w:rsidRPr="00000000">
              <w:rPr>
                <w:sz w:val="36"/>
                <w:szCs w:val="36"/>
                <w:rtl w:val="0"/>
              </w:rPr>
              <w:delText xml:space="preserve">2007</w:delText>
            </w:r>
          </w:del>
        </w:sdtContent>
      </w:sdt>
      <w:r w:rsidDel="00000000" w:rsidR="00000000" w:rsidRPr="00000000">
        <w:rPr>
          <w:sz w:val="36"/>
          <w:szCs w:val="36"/>
          <w:rtl w:val="0"/>
        </w:rPr>
        <w:t xml:space="preserve">+</w:t>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sz w:val="30"/>
          <w:szCs w:val="30"/>
          <w:rtl w:val="0"/>
        </w:rPr>
        <w:t xml:space="preserve">If you are able to read this DOCX file, software is installed on your computer capable of displaying this file type. DOCX files generally are for word processing. This format is the current version and has been available since 2007.  Several software suites in addition to Microsoft’s are capable of </w:t>
      </w:r>
      <w:sdt>
        <w:sdtPr>
          <w:id w:val="-2019324349"/>
          <w:tag w:val="goog_rdk_2"/>
        </w:sdtPr>
        <w:sdtContent>
          <w:ins w:author="Jon Addams" w:id="1" w:date="2026-01-08T20:22:01Z"/>
          <w:sdt>
            <w:sdtPr>
              <w:id w:val="-1436108945"/>
              <w:tag w:val="goog_rdk_3"/>
            </w:sdtPr>
            <w:sdtContent>
              <w:ins w:author="Jon Addams" w:id="1" w:date="2026-01-08T20:22:01Z">
                <w:r w:rsidDel="00000000" w:rsidR="00000000" w:rsidRPr="00000000">
                  <w:rPr>
                    <w:sz w:val="30"/>
                    <w:szCs w:val="30"/>
                    <w:rtl w:val="0"/>
                    <w:rPrChange w:author="Jon Addams" w:id="2" w:date="2026-01-08T20:22:01Z">
                      <w:rPr>
                        <w:sz w:val="30"/>
                        <w:szCs w:val="30"/>
                      </w:rPr>
                    </w:rPrChange>
                  </w:rPr>
                  <w:t xml:space="preserve">editing</w:t>
                </w:r>
              </w:ins>
            </w:sdtContent>
          </w:sdt>
          <w:ins w:author="Jon Addams" w:id="1" w:date="2026-01-08T20:22:01Z"/>
        </w:sdtContent>
      </w:sdt>
      <w:sdt>
        <w:sdtPr>
          <w:id w:val="1650462443"/>
          <w:tag w:val="goog_rdk_4"/>
        </w:sdtPr>
        <w:sdtContent>
          <w:del w:author="Jon Addams" w:id="1" w:date="2026-01-08T20:22:01Z"/>
          <w:sdt>
            <w:sdtPr>
              <w:id w:val="-692129396"/>
              <w:tag w:val="goog_rdk_5"/>
            </w:sdtPr>
            <w:sdtContent>
              <w:del w:author="Jon Addams" w:id="1" w:date="2026-01-08T20:22:01Z">
                <w:r w:rsidDel="00000000" w:rsidR="00000000" w:rsidRPr="00000000">
                  <w:rPr>
                    <w:sz w:val="30"/>
                    <w:szCs w:val="30"/>
                    <w:rtl w:val="0"/>
                    <w:rPrChange w:author="Jon Addams" w:id="2" w:date="2026-01-08T20:22:01Z">
                      <w:rPr>
                        <w:sz w:val="30"/>
                        <w:szCs w:val="30"/>
                      </w:rPr>
                    </w:rPrChange>
                  </w:rPr>
                  <w:delText xml:space="preserve">edited</w:delText>
                </w:r>
              </w:del>
            </w:sdtContent>
          </w:sdt>
          <w:del w:author="Jon Addams" w:id="1" w:date="2026-01-08T20:22:01Z"/>
        </w:sdtContent>
      </w:sdt>
      <w:r w:rsidDel="00000000" w:rsidR="00000000" w:rsidRPr="00000000">
        <w:rPr>
          <w:sz w:val="30"/>
          <w:szCs w:val="30"/>
          <w:rtl w:val="0"/>
        </w:rPr>
        <w:t xml:space="preserve"> these files including Google Docs</w:t>
      </w:r>
      <w:sdt>
        <w:sdtPr>
          <w:id w:val="994803460"/>
          <w:tag w:val="goog_rdk_6"/>
        </w:sdtPr>
        <w:sdtContent>
          <w:ins w:author="Jon Addams" w:id="3" w:date="2026-01-08T20:23:35Z">
            <w:r w:rsidDel="00000000" w:rsidR="00000000" w:rsidRPr="00000000">
              <w:rPr>
                <w:sz w:val="30"/>
                <w:szCs w:val="30"/>
                <w:rtl w:val="0"/>
              </w:rPr>
              <w:t xml:space="preserve"> and </w:t>
            </w:r>
            <w:r w:rsidDel="00000000" w:rsidR="00000000" w:rsidRPr="00000000">
              <w:fldChar w:fldCharType="begin"/>
            </w:r>
            <w:r w:rsidDel="00000000" w:rsidR="00000000" w:rsidRPr="00000000">
              <w:instrText xml:space="preserve">HYPERLINK "https://www.nutrient.io/sdk/document-authoring"</w:instrText>
            </w:r>
            <w:r w:rsidDel="00000000" w:rsidR="00000000" w:rsidRPr="00000000">
              <w:fldChar w:fldCharType="separate"/>
            </w:r>
            <w:r w:rsidDel="00000000" w:rsidR="00000000" w:rsidRPr="00000000">
              <w:rPr>
                <w:color w:val="1155cc"/>
                <w:sz w:val="30"/>
                <w:szCs w:val="30"/>
                <w:u w:val="single"/>
                <w:rtl w:val="0"/>
              </w:rPr>
              <w:t xml:space="preserve">Nutrient Document Authoring</w:t>
            </w:r>
            <w:r w:rsidDel="00000000" w:rsidR="00000000" w:rsidRPr="00000000">
              <w:fldChar w:fldCharType="end"/>
            </w:r>
          </w:ins>
        </w:sdtContent>
      </w:sdt>
      <w:r w:rsidDel="00000000" w:rsidR="00000000" w:rsidRPr="00000000">
        <w:rPr>
          <w:sz w:val="30"/>
          <w:szCs w:val="30"/>
          <w:rtl w:val="0"/>
        </w:rPr>
        <w:t xml:space="preserve">.</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pPr>
      <w:sdt>
        <w:sdtPr>
          <w:id w:val="1277092462"/>
          <w:tag w:val="goog_rdk_8"/>
        </w:sdtPr>
        <w:sdtContent>
          <w:del w:author="Jon Addams" w:id="4" w:date="2026-01-08T20:22:38Z">
            <w:r w:rsidDel="00000000" w:rsidR="00000000" w:rsidRPr="00000000">
              <w:rPr>
                <w:sz w:val="30"/>
                <w:szCs w:val="30"/>
                <w:rtl w:val="0"/>
              </w:rPr>
              <w:delText xml:space="preserve">Test Complete, you may close this File. </w:delText>
            </w:r>
          </w:del>
        </w:sdtContent>
      </w:sdt>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5439728</wp:posOffset>
                </wp:positionH>
                <wp:positionV relativeFrom="paragraph">
                  <wp:posOffset>716598</wp:posOffset>
                </wp:positionV>
                <wp:extent cx="723900" cy="419100"/>
                <wp:effectExtent b="0" l="0" r="0" t="0"/>
                <wp:wrapSquare wrapText="bothSides" distB="0" distT="0" distL="114300" distR="114300"/>
                <wp:docPr id="7" name=""/>
                <a:graphic>
                  <a:graphicData uri="http://schemas.microsoft.com/office/word/2010/wordprocessingShape">
                    <wps:wsp>
                      <wps:cNvSpPr/>
                      <wps:cNvPr id="2" name="Shape 2"/>
                      <wps:spPr>
                        <a:xfrm>
                          <a:off x="4988813" y="3575213"/>
                          <a:ext cx="714375" cy="4095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8"/>
                                <w:vertAlign w:val="baseline"/>
                              </w:rPr>
                              <w:t xml:space="preserve">Office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8"/>
                                <w:vertAlign w:val="baseline"/>
                              </w:rPr>
                            </w:r>
                            <w:r w:rsidDel="00000000" w:rsidR="00000000" w:rsidRPr="00000000">
                              <w:rPr>
                                <w:rFonts w:ascii="Arial" w:cs="Arial" w:eastAsia="Arial" w:hAnsi="Arial"/>
                                <w:b w:val="0"/>
                                <w:i w:val="1"/>
                                <w:smallCaps w:val="0"/>
                                <w:strike w:val="0"/>
                                <w:color w:val="000000"/>
                                <w:sz w:val="18"/>
                                <w:vertAlign w:val="baseline"/>
                              </w:rPr>
                              <w:t xml:space="preserve">2019 / 365</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5439728</wp:posOffset>
                </wp:positionH>
                <wp:positionV relativeFrom="paragraph">
                  <wp:posOffset>716598</wp:posOffset>
                </wp:positionV>
                <wp:extent cx="723900" cy="419100"/>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23900" cy="4191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5477510</wp:posOffset>
            </wp:positionH>
            <wp:positionV relativeFrom="paragraph">
              <wp:posOffset>6985</wp:posOffset>
            </wp:positionV>
            <wp:extent cx="648970" cy="648970"/>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8970" cy="648970"/>
                    </a:xfrm>
                    <a:prstGeom prst="rect"/>
                    <a:ln/>
                  </pic:spPr>
                </pic:pic>
              </a:graphicData>
            </a:graphic>
          </wp:anchor>
        </w:drawing>
      </w:r>
    </w:p>
    <w:sectPr>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aption">
    <w:name w:val="caption"/>
    <w:basedOn w:val="Normal"/>
    <w:next w:val="Normal"/>
    <w:uiPriority w:val="35"/>
    <w:unhideWhenUsed w:val="1"/>
    <w:qFormat w:val="1"/>
    <w:rsid w:val="00AC3E50"/>
    <w:pPr>
      <w:spacing w:after="200" w:line="240" w:lineRule="auto"/>
    </w:pPr>
    <w:rPr>
      <w:i w:val="1"/>
      <w:iCs w:val="1"/>
      <w:color w:val="44546a" w:themeColor="text2"/>
      <w:sz w:val="18"/>
      <w:szCs w:val="18"/>
    </w:rPr>
  </w:style>
  <w:style w:type="paragraph" w:styleId="NoSpacing">
    <w:name w:val="No Spacing"/>
    <w:uiPriority w:val="1"/>
    <w:qFormat w:val="1"/>
    <w:rsid w:val="00A475A3"/>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Ih4LXIwV+D7Z+RarvWeu+Ac0SQ==">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2021-01-22T14:43:00Z</dcterms:created>
  <dc:creator>Scott Bender</dc:creator>
</cp:coreProperties>
</file>